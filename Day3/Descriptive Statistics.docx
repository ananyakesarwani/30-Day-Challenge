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0A0E2" w14:textId="49182562" w:rsidR="003B1A6E" w:rsidRDefault="00773200">
      <w:pPr>
        <w:rPr>
          <w:b/>
          <w:bCs/>
          <w:sz w:val="40"/>
          <w:szCs w:val="40"/>
          <w:u w:val="single"/>
        </w:rPr>
      </w:pPr>
      <w:r w:rsidRPr="00773200">
        <w:rPr>
          <w:b/>
          <w:bCs/>
          <w:sz w:val="40"/>
          <w:szCs w:val="40"/>
          <w:u w:val="single"/>
        </w:rPr>
        <w:t>Descriptive Statistics</w:t>
      </w:r>
    </w:p>
    <w:p w14:paraId="6BFA0522" w14:textId="31CF71C8" w:rsidR="00773200" w:rsidRDefault="00773200" w:rsidP="0077320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73200">
        <w:rPr>
          <w:sz w:val="28"/>
          <w:szCs w:val="28"/>
        </w:rPr>
        <w:t>Different</w:t>
      </w:r>
      <w:r>
        <w:rPr>
          <w:sz w:val="28"/>
          <w:szCs w:val="28"/>
        </w:rPr>
        <w:t xml:space="preserve"> Types of Data </w:t>
      </w:r>
    </w:p>
    <w:p w14:paraId="40E3D82C" w14:textId="5F8A57FC" w:rsidR="00773200" w:rsidRDefault="00773200" w:rsidP="00773200">
      <w:pPr>
        <w:pStyle w:val="ListParagraph"/>
        <w:numPr>
          <w:ilvl w:val="0"/>
          <w:numId w:val="3"/>
        </w:numPr>
      </w:pPr>
      <w:r>
        <w:t xml:space="preserve">Qualitative Data – Attributes which describes the object under consideration using finite set of values. </w:t>
      </w:r>
      <w:proofErr w:type="gramStart"/>
      <w:r w:rsidR="00432501">
        <w:t>E.g.</w:t>
      </w:r>
      <w:proofErr w:type="gramEnd"/>
      <w:r>
        <w:t xml:space="preserve"> </w:t>
      </w:r>
      <w:r w:rsidR="00432501">
        <w:t>colour</w:t>
      </w:r>
      <w:r>
        <w:t xml:space="preserve"> of shirt, pattern of shirt, size of shirt</w:t>
      </w:r>
      <w:r w:rsidR="00D57E09">
        <w:t>.</w:t>
      </w:r>
    </w:p>
    <w:p w14:paraId="232908A2" w14:textId="321E831E" w:rsidR="00773200" w:rsidRDefault="00773200" w:rsidP="00773200">
      <w:pPr>
        <w:pStyle w:val="ListParagraph"/>
        <w:ind w:left="1080"/>
      </w:pPr>
      <w:proofErr w:type="gramStart"/>
      <w:r>
        <w:t>I )</w:t>
      </w:r>
      <w:proofErr w:type="gramEnd"/>
      <w:r>
        <w:t xml:space="preserve"> Nominal data – No natural ordering in qualitative Data. (</w:t>
      </w:r>
      <w:r w:rsidR="00432501">
        <w:t>colour</w:t>
      </w:r>
      <w:r>
        <w:t>, pattern)</w:t>
      </w:r>
    </w:p>
    <w:p w14:paraId="5DE21A1E" w14:textId="3A1E1AF4" w:rsidR="00773200" w:rsidRDefault="00773200" w:rsidP="00773200">
      <w:pPr>
        <w:pStyle w:val="ListParagraph"/>
        <w:ind w:left="1080"/>
      </w:pPr>
      <w:proofErr w:type="gramStart"/>
      <w:r>
        <w:t>II )</w:t>
      </w:r>
      <w:proofErr w:type="gramEnd"/>
      <w:r w:rsidR="00D62634">
        <w:t xml:space="preserve"> </w:t>
      </w:r>
      <w:r>
        <w:t>Ordinal data – Natural ordering in qualitative Data. (size, rating)</w:t>
      </w:r>
    </w:p>
    <w:p w14:paraId="564E0CD8" w14:textId="77777777" w:rsidR="00773200" w:rsidRDefault="00773200" w:rsidP="00773200">
      <w:pPr>
        <w:pStyle w:val="ListParagraph"/>
        <w:ind w:left="1080"/>
      </w:pPr>
    </w:p>
    <w:p w14:paraId="03844929" w14:textId="614EFC45" w:rsidR="00773200" w:rsidRDefault="00773200" w:rsidP="00773200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2433C9FD" wp14:editId="60A0725F">
            <wp:extent cx="2804160" cy="233172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773" t="19976" r="4033" b="17649"/>
                    <a:stretch/>
                  </pic:blipFill>
                  <pic:spPr bwMode="auto">
                    <a:xfrm>
                      <a:off x="0" y="0"/>
                      <a:ext cx="2804160" cy="233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0DDE0" w14:textId="77777777" w:rsidR="00773200" w:rsidRDefault="00773200" w:rsidP="00773200">
      <w:pPr>
        <w:pStyle w:val="ListParagraph"/>
        <w:ind w:left="1080"/>
        <w:jc w:val="center"/>
      </w:pPr>
    </w:p>
    <w:p w14:paraId="0CC090B8" w14:textId="041F1F77" w:rsidR="00773200" w:rsidRDefault="00773200" w:rsidP="00773200">
      <w:pPr>
        <w:pStyle w:val="ListParagraph"/>
        <w:numPr>
          <w:ilvl w:val="0"/>
          <w:numId w:val="3"/>
        </w:numPr>
      </w:pPr>
      <w:r>
        <w:t xml:space="preserve">Quantitative Data – Attributes </w:t>
      </w:r>
      <w:r w:rsidR="00D57E09">
        <w:t xml:space="preserve">which is used to count or measure using numbers and infinite set of values. </w:t>
      </w:r>
      <w:proofErr w:type="gramStart"/>
      <w:r w:rsidR="00432501">
        <w:t>e.g.</w:t>
      </w:r>
      <w:proofErr w:type="gramEnd"/>
      <w:r w:rsidR="00D57E09">
        <w:t xml:space="preserve"> price of shirt, discount on price.</w:t>
      </w:r>
    </w:p>
    <w:p w14:paraId="7A42A306" w14:textId="7005B62C" w:rsidR="00D57E09" w:rsidRDefault="00D57E09" w:rsidP="00D57E09">
      <w:pPr>
        <w:pStyle w:val="ListParagraph"/>
        <w:ind w:left="1080"/>
      </w:pPr>
      <w:proofErr w:type="gramStart"/>
      <w:r>
        <w:t>I )</w:t>
      </w:r>
      <w:proofErr w:type="gramEnd"/>
      <w:r>
        <w:t xml:space="preserve"> Discrete data – Only Integers</w:t>
      </w:r>
    </w:p>
    <w:p w14:paraId="262ABAC2" w14:textId="5EDD89E0" w:rsidR="00D57E09" w:rsidRDefault="00D57E09" w:rsidP="00D57E09">
      <w:pPr>
        <w:pStyle w:val="ListParagraph"/>
        <w:ind w:left="1080"/>
      </w:pPr>
      <w:proofErr w:type="gramStart"/>
      <w:r>
        <w:t>II )</w:t>
      </w:r>
      <w:proofErr w:type="gramEnd"/>
      <w:r>
        <w:t xml:space="preserve"> Continuous data – All rational Number</w:t>
      </w:r>
    </w:p>
    <w:p w14:paraId="73FF4E42" w14:textId="246A2BCB" w:rsidR="00D57E09" w:rsidRDefault="00D57E09" w:rsidP="00D57E09">
      <w:pPr>
        <w:pStyle w:val="ListParagraph"/>
        <w:ind w:left="1080"/>
      </w:pPr>
    </w:p>
    <w:p w14:paraId="181EE14B" w14:textId="0E313966" w:rsidR="00D57E09" w:rsidRDefault="00D57E09" w:rsidP="00D57E09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4FE119AF" wp14:editId="575BDF3C">
            <wp:extent cx="2750820" cy="2334113"/>
            <wp:effectExtent l="0" t="0" r="0" b="9525"/>
            <wp:docPr id="2" name="Picture 2" descr="A person in a white shi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in a white shirt&#10;&#10;Description automatically generated with medium confidenc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09"/>
                    <a:stretch/>
                  </pic:blipFill>
                  <pic:spPr bwMode="auto">
                    <a:xfrm>
                      <a:off x="0" y="0"/>
                      <a:ext cx="2778512" cy="2357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3ADDD" w14:textId="77777777" w:rsidR="00D57E09" w:rsidRDefault="00D57E09" w:rsidP="00D57E09">
      <w:pPr>
        <w:pStyle w:val="ListParagraph"/>
        <w:ind w:left="1080"/>
        <w:jc w:val="center"/>
      </w:pPr>
    </w:p>
    <w:p w14:paraId="78D068D9" w14:textId="5C3FF256" w:rsidR="00D57E09" w:rsidRPr="00D57E09" w:rsidRDefault="00D57E09" w:rsidP="00D57E09">
      <w:pPr>
        <w:pStyle w:val="ListParagraph"/>
        <w:ind w:left="1080"/>
        <w:jc w:val="center"/>
        <w:rPr>
          <w:b/>
          <w:bCs/>
          <w:i/>
          <w:iCs/>
        </w:rPr>
      </w:pPr>
      <w:r w:rsidRPr="00D57E09">
        <w:rPr>
          <w:i/>
          <w:iCs/>
          <w:sz w:val="32"/>
          <w:szCs w:val="32"/>
        </w:rPr>
        <w:t>“</w:t>
      </w:r>
      <w:r w:rsidRPr="00D57E09">
        <w:rPr>
          <w:b/>
          <w:bCs/>
          <w:i/>
          <w:iCs/>
          <w:sz w:val="32"/>
          <w:szCs w:val="32"/>
        </w:rPr>
        <w:t>The Type of Statistical Analysis depends on type of variable/</w:t>
      </w:r>
      <w:r w:rsidR="00432501" w:rsidRPr="00D57E09">
        <w:rPr>
          <w:b/>
          <w:bCs/>
          <w:i/>
          <w:iCs/>
          <w:sz w:val="32"/>
          <w:szCs w:val="32"/>
        </w:rPr>
        <w:t>data”.</w:t>
      </w:r>
    </w:p>
    <w:p w14:paraId="2C2A6C7D" w14:textId="514EC803" w:rsidR="00773200" w:rsidRDefault="00D62634" w:rsidP="00773200">
      <w:pPr>
        <w:rPr>
          <w:sz w:val="28"/>
          <w:szCs w:val="28"/>
        </w:rPr>
      </w:pPr>
      <w:r w:rsidRPr="00D62634">
        <w:rPr>
          <w:sz w:val="28"/>
          <w:szCs w:val="28"/>
        </w:rPr>
        <w:t xml:space="preserve"> Exercise</w:t>
      </w:r>
    </w:p>
    <w:tbl>
      <w:tblPr>
        <w:tblStyle w:val="TableGrid"/>
        <w:tblW w:w="10730" w:type="dxa"/>
        <w:tblLook w:val="04A0" w:firstRow="1" w:lastRow="0" w:firstColumn="1" w:lastColumn="0" w:noHBand="0" w:noVBand="1"/>
      </w:tblPr>
      <w:tblGrid>
        <w:gridCol w:w="2101"/>
        <w:gridCol w:w="2101"/>
        <w:gridCol w:w="2142"/>
        <w:gridCol w:w="2133"/>
        <w:gridCol w:w="2253"/>
      </w:tblGrid>
      <w:tr w:rsidR="00D62634" w14:paraId="1B7E3144" w14:textId="77777777" w:rsidTr="00D62634">
        <w:tc>
          <w:tcPr>
            <w:tcW w:w="2101" w:type="dxa"/>
          </w:tcPr>
          <w:p w14:paraId="093F9356" w14:textId="632E78FD" w:rsidR="00D62634" w:rsidRDefault="00D62634" w:rsidP="00D626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Domain</w:t>
            </w:r>
          </w:p>
        </w:tc>
        <w:tc>
          <w:tcPr>
            <w:tcW w:w="2101" w:type="dxa"/>
          </w:tcPr>
          <w:p w14:paraId="77E6F7D1" w14:textId="4011E308" w:rsidR="00D62634" w:rsidRDefault="00D62634" w:rsidP="00D626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Ordinal</w:t>
            </w:r>
          </w:p>
        </w:tc>
        <w:tc>
          <w:tcPr>
            <w:tcW w:w="2142" w:type="dxa"/>
          </w:tcPr>
          <w:p w14:paraId="72BDF406" w14:textId="31ACCA6F" w:rsidR="00D62634" w:rsidRDefault="00D62634" w:rsidP="00D626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Nominal</w:t>
            </w:r>
          </w:p>
        </w:tc>
        <w:tc>
          <w:tcPr>
            <w:tcW w:w="2133" w:type="dxa"/>
          </w:tcPr>
          <w:p w14:paraId="7C4787FB" w14:textId="35D7CE42" w:rsidR="00D62634" w:rsidRDefault="00D62634" w:rsidP="00D626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Discrete</w:t>
            </w:r>
          </w:p>
        </w:tc>
        <w:tc>
          <w:tcPr>
            <w:tcW w:w="2253" w:type="dxa"/>
          </w:tcPr>
          <w:p w14:paraId="5F38A77C" w14:textId="0CEB38BF" w:rsidR="00D62634" w:rsidRDefault="00D62634" w:rsidP="00D626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Continuous</w:t>
            </w:r>
          </w:p>
        </w:tc>
      </w:tr>
      <w:tr w:rsidR="00D62634" w:rsidRPr="00D62634" w14:paraId="64082AF7" w14:textId="77777777" w:rsidTr="00D62634">
        <w:tc>
          <w:tcPr>
            <w:tcW w:w="2101" w:type="dxa"/>
          </w:tcPr>
          <w:p w14:paraId="1CAE0A19" w14:textId="72A748C0" w:rsidR="00D62634" w:rsidRPr="00D62634" w:rsidRDefault="00D62634" w:rsidP="00D62634">
            <w:r w:rsidRPr="00D62634">
              <w:t>Banking</w:t>
            </w:r>
          </w:p>
        </w:tc>
        <w:tc>
          <w:tcPr>
            <w:tcW w:w="2101" w:type="dxa"/>
          </w:tcPr>
          <w:p w14:paraId="5334C2C9" w14:textId="11B01777" w:rsidR="00D62634" w:rsidRPr="00D62634" w:rsidRDefault="00D62634" w:rsidP="00D62634">
            <w:r w:rsidRPr="00D62634">
              <w:t>Employee Review</w:t>
            </w:r>
          </w:p>
        </w:tc>
        <w:tc>
          <w:tcPr>
            <w:tcW w:w="2142" w:type="dxa"/>
          </w:tcPr>
          <w:p w14:paraId="2A2184FE" w14:textId="634A1B42" w:rsidR="00D62634" w:rsidRPr="00D62634" w:rsidRDefault="00D62634" w:rsidP="00D62634">
            <w:r>
              <w:t>Gender</w:t>
            </w:r>
          </w:p>
        </w:tc>
        <w:tc>
          <w:tcPr>
            <w:tcW w:w="2133" w:type="dxa"/>
          </w:tcPr>
          <w:p w14:paraId="62F7D44C" w14:textId="3FBEAE35" w:rsidR="00D62634" w:rsidRPr="00D62634" w:rsidRDefault="00D62634" w:rsidP="00D62634">
            <w:r>
              <w:t>No. of employees</w:t>
            </w:r>
          </w:p>
        </w:tc>
        <w:tc>
          <w:tcPr>
            <w:tcW w:w="2253" w:type="dxa"/>
          </w:tcPr>
          <w:p w14:paraId="58984126" w14:textId="3D239E60" w:rsidR="00D62634" w:rsidRPr="00D62634" w:rsidRDefault="00D62634" w:rsidP="00D62634">
            <w:r>
              <w:t xml:space="preserve">Amount of Money </w:t>
            </w:r>
          </w:p>
        </w:tc>
      </w:tr>
      <w:tr w:rsidR="00D62634" w:rsidRPr="00D62634" w14:paraId="404ADBDC" w14:textId="77777777" w:rsidTr="00D62634">
        <w:tc>
          <w:tcPr>
            <w:tcW w:w="2101" w:type="dxa"/>
          </w:tcPr>
          <w:p w14:paraId="5D3FB362" w14:textId="0940569A" w:rsidR="00D62634" w:rsidRPr="00D62634" w:rsidRDefault="00D62634" w:rsidP="00D62634">
            <w:r w:rsidRPr="00D62634">
              <w:t>Insurance</w:t>
            </w:r>
          </w:p>
        </w:tc>
        <w:tc>
          <w:tcPr>
            <w:tcW w:w="2101" w:type="dxa"/>
          </w:tcPr>
          <w:p w14:paraId="28652F9B" w14:textId="77E977F9" w:rsidR="00D62634" w:rsidRPr="00D62634" w:rsidRDefault="00D62634" w:rsidP="00D62634">
            <w:r>
              <w:t>Employee Review</w:t>
            </w:r>
          </w:p>
        </w:tc>
        <w:tc>
          <w:tcPr>
            <w:tcW w:w="2142" w:type="dxa"/>
          </w:tcPr>
          <w:p w14:paraId="4CE01A09" w14:textId="0D34732C" w:rsidR="00D62634" w:rsidRPr="00D62634" w:rsidRDefault="00D62634" w:rsidP="00D62634">
            <w:r>
              <w:t>Gender</w:t>
            </w:r>
          </w:p>
        </w:tc>
        <w:tc>
          <w:tcPr>
            <w:tcW w:w="2133" w:type="dxa"/>
          </w:tcPr>
          <w:p w14:paraId="4C53A51C" w14:textId="51A52E56" w:rsidR="00D62634" w:rsidRPr="00D62634" w:rsidRDefault="00D62634" w:rsidP="00D62634">
            <w:r>
              <w:t>No. of Insurance sold</w:t>
            </w:r>
          </w:p>
        </w:tc>
        <w:tc>
          <w:tcPr>
            <w:tcW w:w="2253" w:type="dxa"/>
          </w:tcPr>
          <w:p w14:paraId="3FF1F4D8" w14:textId="4A0B8796" w:rsidR="00D62634" w:rsidRPr="00D62634" w:rsidRDefault="00D62634" w:rsidP="00D62634">
            <w:r>
              <w:t>Amount of Money</w:t>
            </w:r>
          </w:p>
        </w:tc>
      </w:tr>
      <w:tr w:rsidR="00D62634" w:rsidRPr="00D62634" w14:paraId="76C05CB3" w14:textId="77777777" w:rsidTr="00D62634">
        <w:tc>
          <w:tcPr>
            <w:tcW w:w="2101" w:type="dxa"/>
          </w:tcPr>
          <w:p w14:paraId="55293606" w14:textId="776F3D30" w:rsidR="00D62634" w:rsidRPr="00D62634" w:rsidRDefault="00D62634" w:rsidP="00D62634">
            <w:r w:rsidRPr="00D62634">
              <w:t>Education</w:t>
            </w:r>
          </w:p>
        </w:tc>
        <w:tc>
          <w:tcPr>
            <w:tcW w:w="2101" w:type="dxa"/>
          </w:tcPr>
          <w:p w14:paraId="12E15526" w14:textId="4231B8AA" w:rsidR="00D62634" w:rsidRPr="00D62634" w:rsidRDefault="00D62634" w:rsidP="00D62634">
            <w:r>
              <w:t>Rank of Toppers</w:t>
            </w:r>
          </w:p>
        </w:tc>
        <w:tc>
          <w:tcPr>
            <w:tcW w:w="2142" w:type="dxa"/>
          </w:tcPr>
          <w:p w14:paraId="698C5E8E" w14:textId="521E7A32" w:rsidR="00D62634" w:rsidRPr="00D62634" w:rsidRDefault="00D62634" w:rsidP="00D62634">
            <w:r>
              <w:t>Subjects</w:t>
            </w:r>
          </w:p>
        </w:tc>
        <w:tc>
          <w:tcPr>
            <w:tcW w:w="2133" w:type="dxa"/>
          </w:tcPr>
          <w:p w14:paraId="49145FED" w14:textId="0119E32A" w:rsidR="00D62634" w:rsidRPr="00D62634" w:rsidRDefault="00D62634" w:rsidP="00D62634">
            <w:r>
              <w:t>No. of courses taught</w:t>
            </w:r>
          </w:p>
        </w:tc>
        <w:tc>
          <w:tcPr>
            <w:tcW w:w="2253" w:type="dxa"/>
          </w:tcPr>
          <w:p w14:paraId="2DB0E7FB" w14:textId="2DC7F99A" w:rsidR="00D62634" w:rsidRPr="00D62634" w:rsidRDefault="00D62634" w:rsidP="00D62634">
            <w:r>
              <w:t>Fees increment %</w:t>
            </w:r>
          </w:p>
        </w:tc>
      </w:tr>
      <w:tr w:rsidR="00D62634" w:rsidRPr="00D62634" w14:paraId="2A76DE68" w14:textId="77777777" w:rsidTr="00D62634">
        <w:tc>
          <w:tcPr>
            <w:tcW w:w="2101" w:type="dxa"/>
          </w:tcPr>
          <w:p w14:paraId="100A5D5E" w14:textId="6F208161" w:rsidR="00D62634" w:rsidRPr="00D62634" w:rsidRDefault="00D62634" w:rsidP="00D62634">
            <w:r w:rsidRPr="00D62634">
              <w:t>Healthcare</w:t>
            </w:r>
          </w:p>
        </w:tc>
        <w:tc>
          <w:tcPr>
            <w:tcW w:w="2101" w:type="dxa"/>
          </w:tcPr>
          <w:p w14:paraId="4CB13B09" w14:textId="2E7A3194" w:rsidR="00D62634" w:rsidRPr="00D62634" w:rsidRDefault="00D62634" w:rsidP="00D62634">
            <w:r>
              <w:t>Rank</w:t>
            </w:r>
          </w:p>
        </w:tc>
        <w:tc>
          <w:tcPr>
            <w:tcW w:w="2142" w:type="dxa"/>
          </w:tcPr>
          <w:p w14:paraId="4632936C" w14:textId="704B9113" w:rsidR="00D62634" w:rsidRPr="00D62634" w:rsidRDefault="00D62634" w:rsidP="00D62634">
            <w:r>
              <w:t>Race</w:t>
            </w:r>
          </w:p>
        </w:tc>
        <w:tc>
          <w:tcPr>
            <w:tcW w:w="2133" w:type="dxa"/>
          </w:tcPr>
          <w:p w14:paraId="1D4E7732" w14:textId="00283A5D" w:rsidR="00D62634" w:rsidRPr="00D62634" w:rsidRDefault="00D62634" w:rsidP="00D62634">
            <w:r>
              <w:t>No. of patients</w:t>
            </w:r>
          </w:p>
        </w:tc>
        <w:tc>
          <w:tcPr>
            <w:tcW w:w="2253" w:type="dxa"/>
          </w:tcPr>
          <w:p w14:paraId="663F6E49" w14:textId="4002036B" w:rsidR="00D62634" w:rsidRPr="00D62634" w:rsidRDefault="00C24922" w:rsidP="00D62634">
            <w:r>
              <w:t>Medicine’s</w:t>
            </w:r>
            <w:r w:rsidR="00D62634">
              <w:t xml:space="preserve"> weight</w:t>
            </w:r>
          </w:p>
        </w:tc>
      </w:tr>
      <w:tr w:rsidR="00D62634" w:rsidRPr="00D62634" w14:paraId="654667A8" w14:textId="77777777" w:rsidTr="00D62634">
        <w:tc>
          <w:tcPr>
            <w:tcW w:w="2101" w:type="dxa"/>
          </w:tcPr>
          <w:p w14:paraId="112B42A9" w14:textId="560287BC" w:rsidR="00D62634" w:rsidRPr="00D62634" w:rsidRDefault="00D62634" w:rsidP="00D62634">
            <w:r w:rsidRPr="00D62634">
              <w:t>Sports</w:t>
            </w:r>
          </w:p>
        </w:tc>
        <w:tc>
          <w:tcPr>
            <w:tcW w:w="2101" w:type="dxa"/>
          </w:tcPr>
          <w:p w14:paraId="2D3F073C" w14:textId="3114F9DD" w:rsidR="00D62634" w:rsidRPr="00D62634" w:rsidRDefault="00D62634" w:rsidP="00D62634">
            <w:r>
              <w:t>Rank of winners</w:t>
            </w:r>
          </w:p>
        </w:tc>
        <w:tc>
          <w:tcPr>
            <w:tcW w:w="2142" w:type="dxa"/>
          </w:tcPr>
          <w:p w14:paraId="66055F43" w14:textId="463D28DE" w:rsidR="00D62634" w:rsidRPr="00D62634" w:rsidRDefault="00D62634" w:rsidP="00D62634">
            <w:r>
              <w:t>Nationality</w:t>
            </w:r>
          </w:p>
        </w:tc>
        <w:tc>
          <w:tcPr>
            <w:tcW w:w="2133" w:type="dxa"/>
          </w:tcPr>
          <w:p w14:paraId="77247EB4" w14:textId="72A4B65D" w:rsidR="00D62634" w:rsidRPr="00D62634" w:rsidRDefault="00D62634" w:rsidP="00D62634">
            <w:r>
              <w:t>No. of medals</w:t>
            </w:r>
          </w:p>
        </w:tc>
        <w:tc>
          <w:tcPr>
            <w:tcW w:w="2253" w:type="dxa"/>
          </w:tcPr>
          <w:p w14:paraId="4E1DB8C6" w14:textId="399F1700" w:rsidR="00D62634" w:rsidRPr="00D62634" w:rsidRDefault="00C24922" w:rsidP="00D62634">
            <w:r>
              <w:t>Size of field</w:t>
            </w:r>
          </w:p>
        </w:tc>
      </w:tr>
    </w:tbl>
    <w:p w14:paraId="565C0ABB" w14:textId="35BF94DF" w:rsidR="00D62634" w:rsidRDefault="00D62634" w:rsidP="00D62634">
      <w:pPr>
        <w:rPr>
          <w:sz w:val="28"/>
          <w:szCs w:val="28"/>
        </w:rPr>
      </w:pPr>
    </w:p>
    <w:p w14:paraId="11BF0721" w14:textId="068C44F3" w:rsidR="008522A1" w:rsidRDefault="008522A1" w:rsidP="008522A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How to describe Qualitative Data</w:t>
      </w:r>
    </w:p>
    <w:p w14:paraId="2E680589" w14:textId="31719809" w:rsidR="008522A1" w:rsidRDefault="008522A1" w:rsidP="008522A1">
      <w:pPr>
        <w:pStyle w:val="ListParagraph"/>
        <w:numPr>
          <w:ilvl w:val="0"/>
          <w:numId w:val="4"/>
        </w:numPr>
      </w:pPr>
      <w:r>
        <w:t>Using Frequency – No. of times an Attribute appears in a sample.</w:t>
      </w:r>
      <w:r w:rsidR="001E3712">
        <w:t xml:space="preserve"> </w:t>
      </w:r>
      <w:r w:rsidR="0037246C">
        <w:rPr>
          <w:b/>
          <w:bCs/>
        </w:rPr>
        <w:t xml:space="preserve">Absolute </w:t>
      </w:r>
      <w:r w:rsidR="001E3712">
        <w:rPr>
          <w:b/>
          <w:bCs/>
        </w:rPr>
        <w:t>Frequency</w:t>
      </w:r>
      <w:r>
        <w:t xml:space="preserve"> </w:t>
      </w:r>
      <w:r w:rsidR="001E3712">
        <w:rPr>
          <w:b/>
          <w:bCs/>
        </w:rPr>
        <w:t xml:space="preserve">Plots </w:t>
      </w:r>
      <w:r w:rsidR="001E3712">
        <w:t xml:space="preserve">are used to represent frequency (Sorted Plot is better for analysis). </w:t>
      </w:r>
    </w:p>
    <w:p w14:paraId="1E7085A6" w14:textId="77777777" w:rsidR="001E3712" w:rsidRDefault="001E3712" w:rsidP="001E3712">
      <w:pPr>
        <w:pStyle w:val="ListParagraph"/>
        <w:ind w:left="1080"/>
      </w:pPr>
    </w:p>
    <w:p w14:paraId="527DF5C3" w14:textId="6DE262B7" w:rsidR="001E3712" w:rsidRDefault="001E3712" w:rsidP="001E3712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6641A050" wp14:editId="47934001">
            <wp:extent cx="2727960" cy="227076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19" t="18346" r="18134" b="20910"/>
                    <a:stretch/>
                  </pic:blipFill>
                  <pic:spPr bwMode="auto">
                    <a:xfrm>
                      <a:off x="0" y="0"/>
                      <a:ext cx="2727960" cy="227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1F155" w14:textId="7CC3FE40" w:rsidR="0037246C" w:rsidRDefault="0037246C" w:rsidP="0037246C">
      <w:pPr>
        <w:pStyle w:val="ListParagraph"/>
        <w:ind w:left="1080"/>
      </w:pPr>
    </w:p>
    <w:p w14:paraId="05FDDC2F" w14:textId="07E63CA6" w:rsidR="0037246C" w:rsidRDefault="0037246C" w:rsidP="0037246C">
      <w:pPr>
        <w:pStyle w:val="ListParagraph"/>
        <w:numPr>
          <w:ilvl w:val="0"/>
          <w:numId w:val="4"/>
        </w:numPr>
      </w:pPr>
      <w:r>
        <w:t>Using Relative Frequency – Easier to interpret (</w:t>
      </w:r>
      <w:proofErr w:type="gramStart"/>
      <w:r>
        <w:t>e.g.</w:t>
      </w:r>
      <w:proofErr w:type="gramEnd"/>
      <w:r>
        <w:t xml:space="preserve"> percentages)</w:t>
      </w:r>
    </w:p>
    <w:p w14:paraId="26B15AB0" w14:textId="3AD0F779" w:rsidR="0037246C" w:rsidRDefault="0037246C" w:rsidP="0037246C">
      <w:pPr>
        <w:pStyle w:val="ListParagraph"/>
        <w:numPr>
          <w:ilvl w:val="0"/>
          <w:numId w:val="4"/>
        </w:numPr>
      </w:pPr>
      <w:r>
        <w:t xml:space="preserve">Grouped Frequency Bar Charts – To compare Different </w:t>
      </w:r>
      <w:r>
        <w:rPr>
          <w:b/>
          <w:bCs/>
        </w:rPr>
        <w:t xml:space="preserve">Sets </w:t>
      </w:r>
      <w:r>
        <w:t>of data.</w:t>
      </w:r>
    </w:p>
    <w:p w14:paraId="7DB29FCA" w14:textId="472F713D" w:rsidR="0037246C" w:rsidRDefault="0037246C" w:rsidP="0037246C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2F1CDF35" wp14:editId="420EA728">
            <wp:extent cx="2712720" cy="2415540"/>
            <wp:effectExtent l="0" t="0" r="0" b="381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91" t="18141" r="17791" b="17242"/>
                    <a:stretch/>
                  </pic:blipFill>
                  <pic:spPr bwMode="auto">
                    <a:xfrm>
                      <a:off x="0" y="0"/>
                      <a:ext cx="2712720" cy="241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8047C" w14:textId="6AA329FC" w:rsidR="0037246C" w:rsidRDefault="0037246C" w:rsidP="0037246C">
      <w:pPr>
        <w:pStyle w:val="ListParagraph"/>
        <w:numPr>
          <w:ilvl w:val="0"/>
          <w:numId w:val="4"/>
        </w:numPr>
      </w:pPr>
      <w:r>
        <w:t>Grouped Relative Frequency Bar Charts – Relative way of interpreting.</w:t>
      </w:r>
    </w:p>
    <w:p w14:paraId="108E9845" w14:textId="68ED7FB1" w:rsidR="00297241" w:rsidRPr="00297241" w:rsidRDefault="00297241" w:rsidP="00297241">
      <w:pPr>
        <w:rPr>
          <w:sz w:val="28"/>
          <w:szCs w:val="28"/>
        </w:rPr>
      </w:pPr>
      <w:r>
        <w:rPr>
          <w:sz w:val="28"/>
          <w:szCs w:val="28"/>
        </w:rPr>
        <w:t>Use Case in ML: - To analyse Errors ML algorithm, designing features for ML system (e.g., review classification for some product)</w:t>
      </w:r>
    </w:p>
    <w:p w14:paraId="03691690" w14:textId="77777777" w:rsidR="001E3712" w:rsidRDefault="001E3712" w:rsidP="001E3712">
      <w:pPr>
        <w:pStyle w:val="ListParagraph"/>
        <w:ind w:left="1080"/>
        <w:jc w:val="center"/>
      </w:pPr>
    </w:p>
    <w:p w14:paraId="366C805A" w14:textId="48AB4617" w:rsidR="008522A1" w:rsidRDefault="001E3712" w:rsidP="001E3712">
      <w:pPr>
        <w:rPr>
          <w:sz w:val="28"/>
          <w:szCs w:val="28"/>
        </w:rPr>
      </w:pPr>
      <w:r>
        <w:rPr>
          <w:sz w:val="28"/>
          <w:szCs w:val="28"/>
        </w:rPr>
        <w:t>Exercise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1E3712" w14:paraId="38071FFC" w14:textId="77777777" w:rsidTr="001E3712">
        <w:tc>
          <w:tcPr>
            <w:tcW w:w="3485" w:type="dxa"/>
          </w:tcPr>
          <w:p w14:paraId="173571E2" w14:textId="6FF9DB96" w:rsidR="001E3712" w:rsidRDefault="0037246C" w:rsidP="0037246C">
            <w:pPr>
              <w:jc w:val="center"/>
              <w:rPr>
                <w:sz w:val="28"/>
                <w:szCs w:val="28"/>
              </w:rPr>
              <w:pPrChange w:id="0" w:author="Ananya Kesarwani" w:date="2021-05-12T00:29:00Z">
                <w:pPr/>
              </w:pPrChange>
            </w:pPr>
            <w:ins w:id="1" w:author="Ananya Kesarwani" w:date="2021-05-12T00:29:00Z">
              <w:r>
                <w:rPr>
                  <w:sz w:val="28"/>
                  <w:szCs w:val="28"/>
                </w:rPr>
                <w:t>Domain</w:t>
              </w:r>
            </w:ins>
          </w:p>
        </w:tc>
        <w:tc>
          <w:tcPr>
            <w:tcW w:w="3485" w:type="dxa"/>
          </w:tcPr>
          <w:p w14:paraId="785EABC3" w14:textId="1DBE3D69" w:rsidR="001E3712" w:rsidRDefault="0037246C" w:rsidP="0037246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Long-Tailed Distribution</w:t>
            </w:r>
          </w:p>
        </w:tc>
        <w:tc>
          <w:tcPr>
            <w:tcW w:w="3486" w:type="dxa"/>
          </w:tcPr>
          <w:p w14:paraId="62F04EAD" w14:textId="1D80A543" w:rsidR="001E3712" w:rsidRDefault="0037246C" w:rsidP="0037246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Uniform Distribution</w:t>
            </w:r>
          </w:p>
        </w:tc>
      </w:tr>
      <w:tr w:rsidR="001E3712" w14:paraId="4C528E9F" w14:textId="77777777" w:rsidTr="001E3712">
        <w:tc>
          <w:tcPr>
            <w:tcW w:w="3485" w:type="dxa"/>
          </w:tcPr>
          <w:p w14:paraId="0462D7EC" w14:textId="37459CB0" w:rsidR="0037246C" w:rsidRPr="0037246C" w:rsidRDefault="0037246C" w:rsidP="001E3712">
            <w:r>
              <w:t>Banking</w:t>
            </w:r>
          </w:p>
        </w:tc>
        <w:tc>
          <w:tcPr>
            <w:tcW w:w="3485" w:type="dxa"/>
          </w:tcPr>
          <w:p w14:paraId="5F023640" w14:textId="77777777" w:rsidR="001E3712" w:rsidRPr="0037246C" w:rsidRDefault="001E3712" w:rsidP="001E3712"/>
        </w:tc>
        <w:tc>
          <w:tcPr>
            <w:tcW w:w="3486" w:type="dxa"/>
          </w:tcPr>
          <w:p w14:paraId="72E813F5" w14:textId="77777777" w:rsidR="001E3712" w:rsidRPr="0037246C" w:rsidRDefault="001E3712" w:rsidP="001E3712"/>
        </w:tc>
      </w:tr>
      <w:tr w:rsidR="001E3712" w14:paraId="272C1E6C" w14:textId="77777777" w:rsidTr="001E3712">
        <w:tc>
          <w:tcPr>
            <w:tcW w:w="3485" w:type="dxa"/>
          </w:tcPr>
          <w:p w14:paraId="163643E7" w14:textId="320717C8" w:rsidR="001E3712" w:rsidRPr="0037246C" w:rsidRDefault="0037246C" w:rsidP="001E3712">
            <w:r>
              <w:t>Insurance</w:t>
            </w:r>
          </w:p>
        </w:tc>
        <w:tc>
          <w:tcPr>
            <w:tcW w:w="3485" w:type="dxa"/>
          </w:tcPr>
          <w:p w14:paraId="3AD7BC1A" w14:textId="77777777" w:rsidR="001E3712" w:rsidRPr="0037246C" w:rsidRDefault="001E3712" w:rsidP="001E3712"/>
        </w:tc>
        <w:tc>
          <w:tcPr>
            <w:tcW w:w="3486" w:type="dxa"/>
          </w:tcPr>
          <w:p w14:paraId="0157FA5B" w14:textId="77777777" w:rsidR="001E3712" w:rsidRPr="0037246C" w:rsidRDefault="001E3712" w:rsidP="001E3712"/>
        </w:tc>
      </w:tr>
      <w:tr w:rsidR="001E3712" w14:paraId="2DB60104" w14:textId="77777777" w:rsidTr="001E3712">
        <w:tc>
          <w:tcPr>
            <w:tcW w:w="3485" w:type="dxa"/>
          </w:tcPr>
          <w:p w14:paraId="6297D2E6" w14:textId="1F6F75B6" w:rsidR="001E3712" w:rsidRPr="0037246C" w:rsidRDefault="0037246C" w:rsidP="001E3712">
            <w:r>
              <w:t>Healthcare</w:t>
            </w:r>
          </w:p>
        </w:tc>
        <w:tc>
          <w:tcPr>
            <w:tcW w:w="3485" w:type="dxa"/>
          </w:tcPr>
          <w:p w14:paraId="7582B9B3" w14:textId="77777777" w:rsidR="001E3712" w:rsidRPr="0037246C" w:rsidRDefault="001E3712" w:rsidP="001E3712"/>
        </w:tc>
        <w:tc>
          <w:tcPr>
            <w:tcW w:w="3486" w:type="dxa"/>
          </w:tcPr>
          <w:p w14:paraId="331AFF04" w14:textId="77777777" w:rsidR="001E3712" w:rsidRPr="0037246C" w:rsidRDefault="001E3712" w:rsidP="001E3712"/>
        </w:tc>
      </w:tr>
      <w:tr w:rsidR="001E3712" w14:paraId="5165C222" w14:textId="77777777" w:rsidTr="001E3712">
        <w:tc>
          <w:tcPr>
            <w:tcW w:w="3485" w:type="dxa"/>
          </w:tcPr>
          <w:p w14:paraId="3A51B1A6" w14:textId="67B850C7" w:rsidR="001E3712" w:rsidRPr="0037246C" w:rsidRDefault="0037246C" w:rsidP="001E3712">
            <w:r>
              <w:t>Education</w:t>
            </w:r>
          </w:p>
        </w:tc>
        <w:tc>
          <w:tcPr>
            <w:tcW w:w="3485" w:type="dxa"/>
          </w:tcPr>
          <w:p w14:paraId="6B18F3CF" w14:textId="77777777" w:rsidR="001E3712" w:rsidRPr="0037246C" w:rsidRDefault="001E3712" w:rsidP="001E3712"/>
        </w:tc>
        <w:tc>
          <w:tcPr>
            <w:tcW w:w="3486" w:type="dxa"/>
          </w:tcPr>
          <w:p w14:paraId="374E497B" w14:textId="77777777" w:rsidR="001E3712" w:rsidRPr="0037246C" w:rsidRDefault="001E3712" w:rsidP="001E3712"/>
        </w:tc>
      </w:tr>
      <w:tr w:rsidR="001E3712" w14:paraId="1E622303" w14:textId="77777777" w:rsidTr="001E3712">
        <w:tc>
          <w:tcPr>
            <w:tcW w:w="3485" w:type="dxa"/>
          </w:tcPr>
          <w:p w14:paraId="47D57302" w14:textId="0CB682F3" w:rsidR="001E3712" w:rsidRPr="0037246C" w:rsidRDefault="0037246C" w:rsidP="001E3712">
            <w:r>
              <w:t>Sports</w:t>
            </w:r>
          </w:p>
        </w:tc>
        <w:tc>
          <w:tcPr>
            <w:tcW w:w="3485" w:type="dxa"/>
          </w:tcPr>
          <w:p w14:paraId="62A9F9B4" w14:textId="77777777" w:rsidR="001E3712" w:rsidRPr="0037246C" w:rsidRDefault="001E3712" w:rsidP="001E3712"/>
        </w:tc>
        <w:tc>
          <w:tcPr>
            <w:tcW w:w="3486" w:type="dxa"/>
          </w:tcPr>
          <w:p w14:paraId="2DDD5066" w14:textId="77777777" w:rsidR="001E3712" w:rsidRPr="0037246C" w:rsidRDefault="001E3712" w:rsidP="001E3712"/>
        </w:tc>
      </w:tr>
      <w:tr w:rsidR="001E3712" w14:paraId="3AE7A46E" w14:textId="77777777" w:rsidTr="001E3712">
        <w:tc>
          <w:tcPr>
            <w:tcW w:w="3485" w:type="dxa"/>
          </w:tcPr>
          <w:p w14:paraId="35E5E848" w14:textId="79501ACD" w:rsidR="001E3712" w:rsidRPr="0037246C" w:rsidRDefault="0037246C" w:rsidP="001E3712">
            <w:r>
              <w:t>Business</w:t>
            </w:r>
          </w:p>
        </w:tc>
        <w:tc>
          <w:tcPr>
            <w:tcW w:w="3485" w:type="dxa"/>
          </w:tcPr>
          <w:p w14:paraId="500CE2DA" w14:textId="77777777" w:rsidR="001E3712" w:rsidRPr="0037246C" w:rsidRDefault="001E3712" w:rsidP="001E3712"/>
        </w:tc>
        <w:tc>
          <w:tcPr>
            <w:tcW w:w="3486" w:type="dxa"/>
          </w:tcPr>
          <w:p w14:paraId="1967B717" w14:textId="77777777" w:rsidR="001E3712" w:rsidRPr="0037246C" w:rsidRDefault="001E3712" w:rsidP="001E3712"/>
        </w:tc>
      </w:tr>
    </w:tbl>
    <w:p w14:paraId="6DACBBC4" w14:textId="7A488921" w:rsidR="001E3712" w:rsidRDefault="001E3712" w:rsidP="001E3712">
      <w:pPr>
        <w:rPr>
          <w:sz w:val="28"/>
          <w:szCs w:val="28"/>
        </w:rPr>
      </w:pPr>
    </w:p>
    <w:p w14:paraId="4BC1C367" w14:textId="63722F8A" w:rsidR="00297241" w:rsidRDefault="00297241" w:rsidP="001E3712">
      <w:pPr>
        <w:rPr>
          <w:sz w:val="28"/>
          <w:szCs w:val="28"/>
        </w:rPr>
      </w:pPr>
    </w:p>
    <w:p w14:paraId="2E96BB44" w14:textId="679AFC63" w:rsidR="00297241" w:rsidRDefault="00297241" w:rsidP="001E3712">
      <w:pPr>
        <w:rPr>
          <w:sz w:val="28"/>
          <w:szCs w:val="28"/>
        </w:rPr>
      </w:pPr>
    </w:p>
    <w:p w14:paraId="34348FD4" w14:textId="304A923B" w:rsidR="00297241" w:rsidRDefault="00297241" w:rsidP="0029724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How to Describe Quantitative Data</w:t>
      </w:r>
    </w:p>
    <w:p w14:paraId="37D8B37B" w14:textId="13D4031E" w:rsidR="00297241" w:rsidRDefault="00297241" w:rsidP="00297241">
      <w:pPr>
        <w:pStyle w:val="ListParagraph"/>
        <w:numPr>
          <w:ilvl w:val="0"/>
          <w:numId w:val="6"/>
        </w:numPr>
      </w:pPr>
      <w:r>
        <w:t>Histograms – Ordered X and Y axis</w:t>
      </w:r>
    </w:p>
    <w:p w14:paraId="47885450" w14:textId="7F37D7EB" w:rsidR="00297241" w:rsidRDefault="00297241" w:rsidP="00297241">
      <w:pPr>
        <w:pStyle w:val="ListParagraph"/>
        <w:numPr>
          <w:ilvl w:val="0"/>
          <w:numId w:val="6"/>
        </w:numPr>
      </w:pPr>
      <w:r>
        <w:t xml:space="preserve">Histograms with bins </w:t>
      </w:r>
      <w:r w:rsidR="00693D38">
        <w:t xml:space="preserve">(Ideal for </w:t>
      </w:r>
      <w:r w:rsidR="00693D38">
        <w:rPr>
          <w:b/>
          <w:bCs/>
        </w:rPr>
        <w:t>Continuous Data)</w:t>
      </w:r>
      <w:r>
        <w:t>– bin size depends on range of data</w:t>
      </w:r>
      <w:r w:rsidR="00693D38">
        <w:t>. Ideal Bin size should neither hide nor reveal too many details.</w:t>
      </w:r>
    </w:p>
    <w:p w14:paraId="1C6357BF" w14:textId="3323BD4B" w:rsidR="00693D38" w:rsidRDefault="00693D38" w:rsidP="00297241">
      <w:pPr>
        <w:pStyle w:val="ListParagraph"/>
        <w:numPr>
          <w:ilvl w:val="0"/>
          <w:numId w:val="6"/>
        </w:numPr>
      </w:pPr>
      <w:r>
        <w:t xml:space="preserve">Class-Boundary – Left-end inclusion </w:t>
      </w:r>
      <w:proofErr w:type="gramStart"/>
      <w:r>
        <w:t>convention</w:t>
      </w:r>
      <w:proofErr w:type="gramEnd"/>
    </w:p>
    <w:p w14:paraId="7D21A7CE" w14:textId="0F2F8792" w:rsidR="00693D38" w:rsidRDefault="00693D38" w:rsidP="00693D38">
      <w:pPr>
        <w:pStyle w:val="ListParagraph"/>
        <w:ind w:left="1080"/>
        <w:jc w:val="center"/>
      </w:pPr>
    </w:p>
    <w:p w14:paraId="2D7097B9" w14:textId="0C2180EA" w:rsidR="00693D38" w:rsidRDefault="00693D38" w:rsidP="00693D38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08CAE418" wp14:editId="791740E5">
            <wp:extent cx="3064204" cy="2717531"/>
            <wp:effectExtent l="0" t="0" r="3175" b="6985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76"/>
                    <a:stretch/>
                  </pic:blipFill>
                  <pic:spPr bwMode="auto">
                    <a:xfrm>
                      <a:off x="0" y="0"/>
                      <a:ext cx="3066925" cy="2719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B3DE3" w14:textId="6227E764" w:rsidR="00693D38" w:rsidRDefault="00693D38" w:rsidP="00693D38">
      <w:pPr>
        <w:pStyle w:val="ListParagraph"/>
        <w:ind w:left="1080"/>
        <w:jc w:val="center"/>
      </w:pPr>
    </w:p>
    <w:p w14:paraId="2FE4CC2F" w14:textId="77777777" w:rsidR="00693D38" w:rsidRPr="00297241" w:rsidRDefault="00693D38" w:rsidP="00693D38">
      <w:pPr>
        <w:pStyle w:val="ListParagraph"/>
        <w:ind w:left="1080"/>
      </w:pPr>
    </w:p>
    <w:sectPr w:rsidR="00693D38" w:rsidRPr="00297241" w:rsidSect="0077320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D68EC"/>
    <w:multiLevelType w:val="hybridMultilevel"/>
    <w:tmpl w:val="D0DE77B0"/>
    <w:lvl w:ilvl="0" w:tplc="45C057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6432D9"/>
    <w:multiLevelType w:val="hybridMultilevel"/>
    <w:tmpl w:val="849AA820"/>
    <w:lvl w:ilvl="0" w:tplc="55BA40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BA34A41"/>
    <w:multiLevelType w:val="hybridMultilevel"/>
    <w:tmpl w:val="E4B45E4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6761C7"/>
    <w:multiLevelType w:val="hybridMultilevel"/>
    <w:tmpl w:val="73060788"/>
    <w:lvl w:ilvl="0" w:tplc="4E30F8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0904B15"/>
    <w:multiLevelType w:val="hybridMultilevel"/>
    <w:tmpl w:val="F94EDC24"/>
    <w:lvl w:ilvl="0" w:tplc="4EB299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F2A311A"/>
    <w:multiLevelType w:val="hybridMultilevel"/>
    <w:tmpl w:val="B59215F8"/>
    <w:lvl w:ilvl="0" w:tplc="E0E8B1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3"/>
  </w:num>
  <w:num w:numId="5">
    <w:abstractNumId w:val="1"/>
  </w:num>
  <w:num w:numId="6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nanya Kesarwani">
    <w15:presenceInfo w15:providerId="AD" w15:userId="S::ananya.kesarwani@blumeglobal.com::054c6c11-ed83-433c-b2fd-cc286e01140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9D0"/>
    <w:rsid w:val="001879D0"/>
    <w:rsid w:val="001E3712"/>
    <w:rsid w:val="00297241"/>
    <w:rsid w:val="0037246C"/>
    <w:rsid w:val="003B1A6E"/>
    <w:rsid w:val="00432501"/>
    <w:rsid w:val="00693D38"/>
    <w:rsid w:val="00773200"/>
    <w:rsid w:val="008522A1"/>
    <w:rsid w:val="00C24922"/>
    <w:rsid w:val="00D57E09"/>
    <w:rsid w:val="00D62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70A36"/>
  <w15:chartTrackingRefBased/>
  <w15:docId w15:val="{B0DB6F15-F5A2-4795-ABCC-50E745B59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3200"/>
    <w:pPr>
      <w:ind w:left="720"/>
      <w:contextualSpacing/>
    </w:pPr>
  </w:style>
  <w:style w:type="table" w:styleId="TableGrid">
    <w:name w:val="Table Grid"/>
    <w:basedOn w:val="TableNormal"/>
    <w:uiPriority w:val="39"/>
    <w:rsid w:val="00D626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11/relationships/people" Target="people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3</Pages>
  <Words>296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Ananya Kesarwani</dc:creator>
  <cp:keywords/>
  <dc:description/>
  <cp:lastModifiedBy>Ananya Kesarwani</cp:lastModifiedBy>
  <cp:revision>5</cp:revision>
  <dcterms:created xsi:type="dcterms:W3CDTF">2021-05-11T18:06:00Z</dcterms:created>
  <dcterms:modified xsi:type="dcterms:W3CDTF">2021-05-11T19:38:00Z</dcterms:modified>
</cp:coreProperties>
</file>